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ins w:id="2" w:author="PR Preview" w:date="2024-01-01T00:00:00Z">
        <w:r>
          <w:t xml:space="preserve">Last updated: 2026-05-04</w:t>
        </w:r>
      </w:ins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ins w:id="54" w:author="PR Preview" w:date="2024-01-01T00:00:00Z">
        <w:r>
          <w:t xml:space="preserve">2.2 Custom Macros</w:t>
        </w:r>
      </w:ins>
    </w:p>
    <w:p>
      <w:pPr>
        <w:pStyle w:val="FirstParagraph"/>
      </w:pPr>
      <w:ins w:id="55" w:author="PR Preview" w:date="2024-01-01T00:00:00Z">
        <w:r>
          <w:t xml:space="preserve">This book uses the</w:t>
        </w:r>
      </w:ins>
      <w:ins w:id="55" w:author="PR Preview" w:date="2024-01-01T00:00:00Z">
        <w:r>
          <w:t xml:space="preserve"> </w:t>
        </w:r>
      </w:ins>
      <w:hyperlink r:id="rId22">
        <w:r>
          <w:rPr>
            <w:rStyle w:val="VerbatimChar"/>
          </w:rPr>
          <w:t xml:space="preserve">d-morrison/macros</w:t>
        </w:r>
      </w:hyperlink>
      <w:ins w:id="55" w:author="PR Preview" w:date="2024-01-01T00:00:00Z">
        <w:r>
          <w:t xml:space="preserve"> </w:t>
        </w:r>
      </w:ins>
      <w:ins w:id="55" w:author="PR Preview" w:date="2024-01-01T00:00:00Z">
        <w:r>
          <w:t xml:space="preserve">submodule to provide convenient LaTeX shorthand for statistical and mathematical notation.</w:t>
        </w:r>
      </w:ins>
    </w:p>
    <w:bookmarkStart w:id="23" w:name="probability-and-distributions"/>
    <w:p>
      <w:pPr>
        <w:pStyle w:val="Heading3"/>
      </w:pPr>
      <w:ins w:id="56" w:author="PR Preview" w:date="2024-01-01T00:00:00Z">
        <w:r>
          <w:t xml:space="preserve">2.2.1 Probability and Distributions</w:t>
        </w:r>
      </w:ins>
    </w:p>
    <w:p>
      <w:pPr>
        <w:pStyle w:val="FirstParagraph"/>
      </w:pPr>
      <w:ins w:id="57" w:author="PR Preview" w:date="2024-01-01T00:00:00Z">
        <w:r>
          <w:t xml:space="preserve">The normal distribution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$\Normal\paren{\m, \ss}$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can be written using macros as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rPr>
            <w:rStyle w:val="VerbatimChar"/>
          </w:rPr>
          <w:t xml:space="preserve">$\Normal\paren{\m, \ss}$</w:t>
        </w:r>
      </w:ins>
      <w:ins w:id="57" w:author="PR Preview" w:date="2024-01-01T00:00:00Z">
        <w:r>
          <w:t xml:space="preserve">, where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rPr>
            <w:rStyle w:val="VerbatimChar"/>
          </w:rPr>
          <w:t xml:space="preserve">\m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expands to</w:t>
        </w:r>
      </w:ins>
      <w:ins w:id="57" w:author="PR Preview" w:date="2024-01-01T00:00:00Z">
        <w:r>
          <w:t xml:space="preserve"> </w:t>
        </w:r>
      </w:ins>
      <m:oMath>
        <m:r>
          <m:t>μ</m:t>
        </m:r>
      </m:oMath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and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rPr>
            <w:rStyle w:val="VerbatimChar"/>
          </w:rPr>
          <w:t xml:space="preserve">\ss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expands to</w:t>
        </w:r>
      </w:ins>
      <w:ins w:id="57" w:author="PR Preview" w:date="2024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57" w:author="PR Preview" w:date="2024-01-01T00:00:00Z">
        <w:r>
          <w:t xml:space="preserve">.</w:t>
        </w:r>
      </w:ins>
    </w:p>
    <w:p>
      <w:pPr>
        <w:pStyle w:val="BodyText"/>
      </w:pPr>
      <w:ins w:id="58" w:author="PR Preview" w:date="2024-01-01T00:00:00Z">
        <w:r>
          <w:t xml:space="preserve">A random variable</w:t>
        </w:r>
      </w:ins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$X \dist \Normal\paren{\mu, \sigma^2}$</w:t>
        </w:r>
      </w:ins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has expectation</w:t>
        </w:r>
      </w:ins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$\E{X} = \mu$</w:t>
        </w:r>
      </w:ins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and variance</w:t>
        </w:r>
      </w:ins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$\Var{X} = \sigma^2$</w:t>
        </w:r>
      </w:ins>
      <w:ins w:id="58" w:author="PR Preview" w:date="2024-01-01T00:00:00Z">
        <w:r>
          <w:t xml:space="preserve">.</w:t>
        </w:r>
      </w:ins>
    </w:p>
    <w:bookmarkEnd w:id="23"/>
    <w:bookmarkStart w:id="24" w:name="regression-notation"/>
    <w:p>
      <w:pPr>
        <w:pStyle w:val="Heading3"/>
      </w:pPr>
      <w:ins w:id="59" w:author="PR Preview" w:date="2024-01-01T00:00:00Z">
        <w:r>
          <w:t xml:space="preserve">2.2.2 Regression Notation</w:t>
        </w:r>
      </w:ins>
    </w:p>
    <w:p>
      <w:pPr>
        <w:pStyle w:val="FirstParagraph"/>
      </w:pPr>
      <w:ins w:id="60" w:author="PR Preview" w:date="2024-01-01T00:00:00Z">
        <w:r>
          <w:t xml:space="preserve">In linear regression, we estimate</w:t>
        </w:r>
      </w:ins>
      <w:ins w:id="60" w:author="PR Preview" w:date="2024-01-01T00:00:00Z">
        <w:r>
          <w:t xml:space="preserve"> </w:t>
        </w:r>
      </w:ins>
      <w:ins w:id="60" w:author="PR Preview" w:date="2024-01-01T00:00:00Z">
        <w:r>
          <w:t xml:space="preserve">$\vbeta$</w:t>
        </w:r>
      </w:ins>
      <w:ins w:id="60" w:author="PR Preview" w:date="2024-01-01T00:00:00Z">
        <w:r>
          <w:t xml:space="preserve"> </w:t>
        </w:r>
      </w:ins>
      <w:ins w:id="60" w:author="PR Preview" w:date="2024-01-01T00:00:00Z">
        <w:r>
          <w:t xml:space="preserve">using ordinary least squares. The fitted values are</w:t>
        </w:r>
      </w:ins>
      <w:ins w:id="60" w:author="PR Preview" w:date="2024-01-01T00:00:00Z">
        <w:r>
          <w:t xml:space="preserve"> </w:t>
        </w:r>
      </w:ins>
      <w:ins w:id="60" w:author="PR Preview" w:date="2024-01-01T00:00:00Z">
        <w:r>
          <w:t xml:space="preserve">$\hy = \mX \hb$</w:t>
        </w:r>
      </w:ins>
      <w:ins w:id="60" w:author="PR Preview" w:date="2024-01-01T00:00:00Z">
        <w:r>
          <w:t xml:space="preserve">, where</w:t>
        </w:r>
      </w:ins>
      <w:ins w:id="60" w:author="PR Preview" w:date="2024-01-01T00:00:00Z">
        <w:r>
          <w:t xml:space="preserve"> </w:t>
        </w:r>
      </w:ins>
      <w:ins w:id="60" w:author="PR Preview" w:date="2024-01-01T00:00:00Z">
        <w:r>
          <w:t xml:space="preserve">$\hb = \inv{\mX' \mX} \mX' \vy$</w:t>
        </w:r>
      </w:ins>
      <w:ins w:id="60" w:author="PR Preview" w:date="2024-01-01T00:00:00Z">
        <w:r>
          <w:t xml:space="preserve">.</w:t>
        </w:r>
      </w:ins>
    </w:p>
    <w:p>
      <w:pPr>
        <w:pStyle w:val="BodyText"/>
      </w:pPr>
      <w:ins w:id="61" w:author="PR Preview" w:date="2024-01-01T00:00:00Z">
        <w:r>
          <w:t xml:space="preserve">The standard error of</w:t>
        </w:r>
      </w:ins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$\hb$</w:t>
        </w:r>
      </w:ins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is</w:t>
        </w:r>
      </w:ins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$\hse{\hb} = \hs \sqrt{\inv{\mX' \mX}}$</w:t>
        </w:r>
      </w:ins>
      <w:ins w:id="61" w:author="PR Preview" w:date="2024-01-01T00:00:00Z">
        <w:r>
          <w:t xml:space="preserve">.</w:t>
        </w:r>
      </w:ins>
    </w:p>
    <w:bookmarkEnd w:id="24"/>
    <w:bookmarkStart w:id="25" w:name="likelihood-and-estimation"/>
    <w:p>
      <w:pPr>
        <w:pStyle w:val="Heading3"/>
      </w:pPr>
      <w:ins w:id="62" w:author="PR Preview" w:date="2024-01-01T00:00:00Z">
        <w:r>
          <w:t xml:space="preserve">2.2.3 Likelihood and Estimation</w:t>
        </w:r>
      </w:ins>
    </w:p>
    <w:p>
      <w:pPr>
        <w:pStyle w:val="FirstParagraph"/>
      </w:pPr>
      <w:ins w:id="63" w:author="PR Preview" w:date="2024-01-01T00:00:00Z">
        <w:r>
          <w:t xml:space="preserve">The log-likelihood function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$\llik(\th)$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is maximized at the MLE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$\hth_{\text{ML}}$</w:t>
        </w:r>
      </w:ins>
      <w:ins w:id="63" w:author="PR Preview" w:date="2024-01-01T00:00:00Z">
        <w:r>
          <w:t xml:space="preserve">.</w:t>
        </w:r>
      </w:ins>
    </w:p>
    <w:p>
      <w:pPr>
        <w:pStyle w:val="BodyText"/>
      </w:pPr>
      <w:ins w:id="64" w:author="PR Preview" w:date="2024-01-01T00:00:00Z">
        <w:r>
          <w:t xml:space="preserve">The score function is</w:t>
        </w:r>
      </w:ins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$\score(\th) = \deriv{\th} \llik(\th)$</w:t>
        </w:r>
      </w:ins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and the observed information is</w:t>
        </w:r>
      </w:ins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$\oinf(\th) = -\hess(\th)$</w:t>
        </w:r>
      </w:ins>
      <w:ins w:id="64" w:author="PR Preview" w:date="2024-01-01T00:00:00Z">
        <w:r>
          <w:t xml:space="preserve">.</w:t>
        </w:r>
      </w:ins>
    </w:p>
    <w:bookmarkEnd w:id="25"/>
    <w:bookmarkStart w:id="26" w:name="logistic-regression"/>
    <w:p>
      <w:pPr>
        <w:pStyle w:val="Heading3"/>
      </w:pPr>
      <w:ins w:id="65" w:author="PR Preview" w:date="2024-01-01T00:00:00Z">
        <w:r>
          <w:t xml:space="preserve">2.2.4 Logistic Regression</w:t>
        </w:r>
      </w:ins>
    </w:p>
    <w:p>
      <w:pPr>
        <w:pStyle w:val="FirstParagraph"/>
      </w:pPr>
      <w:ins w:id="66" w:author="PR Preview" w:date="2024-01-01T00:00:00Z">
        <w:r>
          <w:t xml:space="preserve">The logit link function is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$\logitf{\pi} = \logt\paren{\frac{\pi}{1 - \pi}}$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and its inverse is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$\expitf{\eta} = \frac{e^\eta}{1 + e^\eta}$</w:t>
        </w:r>
      </w:ins>
      <w:ins w:id="66" w:author="PR Preview" w:date="2024-01-01T00:00:00Z">
        <w:r>
          <w:t xml:space="preserve">.</w:t>
        </w:r>
      </w:ins>
    </w:p>
    <w:bookmarkEnd w:id="26"/>
    <w:bookmarkEnd w:id="27"/>
    <w:bookmarkStart w:id="29" w:name="tables"/>
    <w:p>
      <w:pPr>
        <w:pStyle w:val="Heading2"/>
      </w:pPr>
      <w:ins w:id="67" w:author="PR Preview" w:date="2024-01-01T00:00:00Z">
        <w:r>
          <w:t xml:space="preserve">2.3 Tables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ins w:id="68" w:author="PR Preview" w:date="2024-01-01T00:00:00Z">
        <w:r>
          <w:t xml:space="preserve">2.4 Figures</w:t>
        </w:r>
      </w:ins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ins w:id="72" w:author="PR Preview" w:date="2024-01-01T00:00:00Z">
        <w:r>
          <w:t xml:space="preserve">2.5 Callouts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2026-05-04T08:26:23Z</dcterms:created>
  <dcterms:modified xsi:type="dcterms:W3CDTF">2026-05-04T08:26:23Z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2026-05-04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engines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emplate-partials">
    <vt:lpwstr/>
  </property>
  <property fmtid="{D5CDD505-2E9C-101B-9397-08002B2CF9AE}" pid="17" name="toc-title">
    <vt:lpwstr>Table of contents</vt:lpwstr>
  </property>
</Properties>
</file>