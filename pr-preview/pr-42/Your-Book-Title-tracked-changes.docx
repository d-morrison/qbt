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ins w:id="2" w:author="PR Preview" w:date="2024-01-01T00:00:00Z">
        <w:r>
          <w:t xml:space="preserve">Last updated: 2026-06-20</w:t>
        </w:r>
      </w:ins>
    </w:p>
    <w:bookmarkStart w:id="15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10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14"/>
    <w:bookmarkEnd w:id="15"/>
    <w:bookmarkStart w:id="20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17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6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6"/>
    <w:bookmarkEnd w:id="17"/>
    <w:bookmarkStart w:id="18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8"/>
    <w:bookmarkStart w:id="19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19"/>
    <w:bookmarkEnd w:id="20"/>
    <w:bookmarkStart w:id="44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21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21"/>
    <w:bookmarkStart w:id="27" w:name="custom-macros"/>
    <w:p>
      <w:pPr>
        <w:pStyle w:val="Heading2"/>
      </w:pPr>
      <w:r>
        <w:t xml:space="preserve">2.2 Custom Macros</w:t>
      </w:r>
    </w:p>
    <w:p>
      <w:pPr>
        <w:pStyle w:val="FirstParagraph"/>
      </w:pPr>
      <w:r>
        <w:t xml:space="preserve">This book uses the</w:t>
      </w:r>
      <w:r>
        <w:t xml:space="preserve"> </w:t>
      </w:r>
      <w:hyperlink r:id="rId22">
        <w:r>
          <w:rPr>
            <w:rStyle w:val="VerbatimChar"/>
          </w:rPr>
          <w:t xml:space="preserve">d-morrison/macros</w:t>
        </w:r>
      </w:hyperlink>
      <w:r>
        <w:t xml:space="preserve"> </w:t>
      </w:r>
      <w:r>
        <w:t xml:space="preserve">submodule to provide convenient LaTeX shorthand for statistical and mathematical notation.</w:t>
      </w:r>
    </w:p>
    <w:bookmarkStart w:id="23" w:name="probability-and-distributions"/>
    <w:p>
      <w:pPr>
        <w:pStyle w:val="Heading3"/>
      </w:pPr>
      <w:r>
        <w:t xml:space="preserve">2.2.1 Probability and Distributions</w:t>
      </w:r>
    </w:p>
    <w:p>
      <w:pPr>
        <w:pStyle w:val="FirstParagraph"/>
      </w:pPr>
      <w:r>
        <w:t xml:space="preserve">The normal distribution</w:t>
      </w:r>
      <w:r>
        <w:t xml:space="preserve"> </w:t>
      </w:r>
      <w:r>
        <w:t xml:space="preserve">$\Normal\paren{\m, \ss}$</w:t>
      </w:r>
      <w:r>
        <w:t xml:space="preserve"> </w:t>
      </w:r>
      <w:r>
        <w:t xml:space="preserve">can be written using macros as</w:t>
      </w:r>
      <w:r>
        <w:t xml:space="preserve"> </w:t>
      </w:r>
      <w:r>
        <w:rPr>
          <w:rStyle w:val="VerbatimChar"/>
        </w:rPr>
        <w:t xml:space="preserve">$\Normal\paren{\m, \ss}$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\m</w:t>
      </w:r>
      <w:r>
        <w:t xml:space="preserve"> </w:t>
      </w:r>
      <w:r>
        <w:t xml:space="preserve">expands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\ss</w:t>
      </w:r>
      <w:r>
        <w:t xml:space="preserve"> </w:t>
      </w:r>
      <w:r>
        <w:t xml:space="preserve">expands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 random variable</w:t>
      </w:r>
      <w:r>
        <w:t xml:space="preserve"> </w:t>
      </w:r>
      <w:r>
        <w:t xml:space="preserve">$X \dist \Normal\paren{\mu, \sigma^2}$</w:t>
      </w:r>
      <w:r>
        <w:t xml:space="preserve"> </w:t>
      </w:r>
      <w:r>
        <w:t xml:space="preserve">has expectation</w:t>
      </w:r>
      <w:r>
        <w:t xml:space="preserve"> </w:t>
      </w:r>
      <w:r>
        <w:t xml:space="preserve">$\E{X} = \mu$</w:t>
      </w:r>
      <w:r>
        <w:t xml:space="preserve"> </w:t>
      </w:r>
      <w:r>
        <w:t xml:space="preserve">and variance</w:t>
      </w:r>
      <w:r>
        <w:t xml:space="preserve"> </w:t>
      </w:r>
      <w:r>
        <w:t xml:space="preserve">$\Var{X} = \sigma^2$</w:t>
      </w:r>
      <w:r>
        <w:t xml:space="preserve">.</w:t>
      </w:r>
    </w:p>
    <w:bookmarkEnd w:id="23"/>
    <w:bookmarkStart w:id="24" w:name="regression-notation"/>
    <w:p>
      <w:pPr>
        <w:pStyle w:val="Heading3"/>
      </w:pPr>
      <w:r>
        <w:t xml:space="preserve">2.2.2 Regression Notation</w:t>
      </w:r>
    </w:p>
    <w:p>
      <w:pPr>
        <w:pStyle w:val="FirstParagraph"/>
      </w:pPr>
      <w:r>
        <w:t xml:space="preserve">In linear regression, we estimate</w:t>
      </w:r>
      <w:r>
        <w:t xml:space="preserve"> </w:t>
      </w:r>
      <w:r>
        <w:t xml:space="preserve">$\vbeta$</w:t>
      </w:r>
      <w:r>
        <w:t xml:space="preserve"> </w:t>
      </w:r>
      <w:r>
        <w:t xml:space="preserve">using ordinary least squares. The fitted values are</w:t>
      </w:r>
      <w:r>
        <w:t xml:space="preserve"> </w:t>
      </w:r>
      <w:r>
        <w:t xml:space="preserve">$\hy = \mX \hb$</w:t>
      </w:r>
      <w:r>
        <w:t xml:space="preserve">, where</w:t>
      </w:r>
      <w:r>
        <w:t xml:space="preserve"> </w:t>
      </w:r>
      <w:r>
        <w:t xml:space="preserve">$\hb = \inv{\mX' \mX} \mX' \vy$</w:t>
      </w:r>
      <w:r>
        <w:t xml:space="preserve">.</w:t>
      </w:r>
    </w:p>
    <w:p>
      <w:pPr>
        <w:pStyle w:val="BodyText"/>
      </w:pPr>
      <w:r>
        <w:t xml:space="preserve">The standard error of</w:t>
      </w:r>
      <w:r>
        <w:t xml:space="preserve"> </w:t>
      </w:r>
      <w:r>
        <w:t xml:space="preserve">$\hb$</w:t>
      </w:r>
      <w:r>
        <w:t xml:space="preserve"> </w:t>
      </w:r>
      <w:r>
        <w:t xml:space="preserve">is</w:t>
      </w:r>
      <w:r>
        <w:t xml:space="preserve"> </w:t>
      </w:r>
      <w:r>
        <w:t xml:space="preserve">$\hse{\hb} = \hs \sqrt{\inv{\mX' \mX}}$</w:t>
      </w:r>
      <w:r>
        <w:t xml:space="preserve">.</w:t>
      </w:r>
    </w:p>
    <w:bookmarkEnd w:id="24"/>
    <w:bookmarkStart w:id="25" w:name="likelihood-and-estimation"/>
    <w:p>
      <w:pPr>
        <w:pStyle w:val="Heading3"/>
      </w:pPr>
      <w:r>
        <w:t xml:space="preserve">2.2.3 Likelihood and Estimation</w:t>
      </w:r>
    </w:p>
    <w:p>
      <w:pPr>
        <w:pStyle w:val="FirstParagraph"/>
      </w:pPr>
      <w:r>
        <w:t xml:space="preserve">The log-likelihood function</w:t>
      </w:r>
      <w:r>
        <w:t xml:space="preserve"> </w:t>
      </w:r>
      <w:r>
        <w:t xml:space="preserve">$\llik(\th)$</w:t>
      </w:r>
      <w:r>
        <w:t xml:space="preserve"> </w:t>
      </w:r>
      <w:r>
        <w:t xml:space="preserve">is maximized at the MLE</w:t>
      </w:r>
      <w:r>
        <w:t xml:space="preserve"> </w:t>
      </w:r>
      <w:r>
        <w:t xml:space="preserve">$\hth_{\text{ML}}$</w:t>
      </w:r>
      <w:r>
        <w:t xml:space="preserve">.</w:t>
      </w:r>
    </w:p>
    <w:p>
      <w:pPr>
        <w:pStyle w:val="BodyText"/>
      </w:pPr>
      <w:r>
        <w:t xml:space="preserve">The score function is</w:t>
      </w:r>
      <w:r>
        <w:t xml:space="preserve"> </w:t>
      </w:r>
      <w:r>
        <w:t xml:space="preserve">$\score(\th) = \deriv{\th} \llik(\th)$</w:t>
      </w:r>
      <w:r>
        <w:t xml:space="preserve"> </w:t>
      </w:r>
      <w:r>
        <w:t xml:space="preserve">and the observed information is</w:t>
      </w:r>
      <w:r>
        <w:t xml:space="preserve"> </w:t>
      </w:r>
      <w:r>
        <w:t xml:space="preserve">$\oinf(\th) = -\hess(\th)$</w:t>
      </w:r>
      <w:r>
        <w:t xml:space="preserve">.</w:t>
      </w:r>
    </w:p>
    <w:bookmarkEnd w:id="25"/>
    <w:bookmarkStart w:id="26" w:name="logistic-regression"/>
    <w:p>
      <w:pPr>
        <w:pStyle w:val="Heading3"/>
      </w:pPr>
      <w:r>
        <w:t xml:space="preserve">2.2.4 Logistic Regression</w:t>
      </w:r>
    </w:p>
    <w:p>
      <w:pPr>
        <w:pStyle w:val="FirstParagraph"/>
      </w:pPr>
      <w:r>
        <w:t xml:space="preserve">The logit link function is</w:t>
      </w:r>
      <w:r>
        <w:t xml:space="preserve"> </w:t>
      </w:r>
      <w:r>
        <w:t xml:space="preserve">$\logitf{\pi} = \logt\paren{\frac{\pi}{1 - \pi}}$</w:t>
      </w:r>
      <w:r>
        <w:t xml:space="preserve"> </w:t>
      </w:r>
      <w:r>
        <w:t xml:space="preserve">and its inverse is</w:t>
      </w:r>
      <w:r>
        <w:t xml:space="preserve"> </w:t>
      </w:r>
      <w:r>
        <w:t xml:space="preserve">$\expitf{\eta} = \frac{e^\eta}{1 + e^\eta}$</w:t>
      </w:r>
      <w:r>
        <w:t xml:space="preserve">.</w:t>
      </w:r>
    </w:p>
    <w:bookmarkEnd w:id="26"/>
    <w:bookmarkEnd w:id="27"/>
    <w:bookmarkStart w:id="29" w:name="tables"/>
    <w:p>
      <w:pPr>
        <w:pStyle w:val="Heading2"/>
      </w:pPr>
      <w:r>
        <w:t xml:space="preserve">2.3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figures"/>
    <w:p>
      <w:pPr>
        <w:pStyle w:val="Heading2"/>
      </w:pPr>
      <w:r>
        <w:t xml:space="preserve">2.4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0"/>
    <w:bookmarkStart w:id="43" w:name="callouts"/>
    <w:p>
      <w:pPr>
        <w:pStyle w:val="Heading2"/>
      </w:pPr>
      <w:r>
        <w:t xml:space="preserve">2.5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3"/>
    <w:bookmarkEnd w:id="44"/>
    <w:bookmarkStart w:id="46" w:name="references"/>
    <w:p>
      <w:pPr>
        <w:pStyle w:val="Heading1"/>
      </w:pPr>
      <w:r>
        <w:t xml:space="preserve">References</w:t>
      </w:r>
    </w:p>
    <w:bookmarkStart w:id="45" w:name="refs"/>
    <w:bookmarkEnd w:id="45"/>
    <w:bookmarkEnd w:id="46"/>
    <w:bookmarkStart w:id="47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4"/>
        </w:numPr>
      </w:pPr>
      <w:ins w:id="79" w:author="PR Preview" w:date="2024-01-01T00:00:00Z">
        <w:r>
          <w:rPr>
            <w:b/>
            <w:bCs/>
          </w:rPr>
          <w:t xml:space="preserve">Branch:</w:t>
        </w:r>
      </w:ins>
      <w:ins w:id="79" w:author="PR Preview" w:date="2024-01-01T00:00:00Z">
        <w:r>
          <w:t xml:space="preserve"> </w:t>
        </w:r>
      </w:ins>
      <w:ins w:id="79" w:author="PR Preview" w:date="2024-01-01T00:00:00Z">
        <w:r>
          <w:t xml:space="preserve">add-reprexes-skill</w:t>
        </w:r>
      </w:ins>
    </w:p>
    <w:p>
      <w:pPr>
        <w:pStyle w:val="Compact"/>
        <w:numPr>
          <w:ilvl w:val="0"/>
          <w:numId w:val="1004"/>
        </w:numPr>
      </w:pPr>
      <w:ins w:id="80" w:author="PR Preview" w:date="2024-01-01T00:00:00Z">
        <w:r>
          <w:rPr>
            <w:b/>
            <w:bCs/>
          </w:rPr>
          <w:t xml:space="preserve">Commit:</w:t>
        </w:r>
      </w:ins>
      <w:ins w:id="80" w:author="PR Preview" w:date="2024-01-01T00:00:00Z">
        <w:r>
          <w:t xml:space="preserve"> </w:t>
        </w:r>
      </w:ins>
      <w:ins w:id="80" w:author="PR Preview" w:date="2024-01-01T00:00:00Z">
        <w:r>
          <w:t xml:space="preserve">357749b</w:t>
        </w:r>
      </w:ins>
    </w:p>
    <w:p>
      <w:pPr>
        <w:pStyle w:val="Compact"/>
        <w:numPr>
          <w:ilvl w:val="0"/>
          <w:numId w:val="1004"/>
        </w:numPr>
      </w:pPr>
      <w:ins w:id="81" w:author="PR Preview" w:date="2024-01-01T00:00:00Z">
        <w:r>
          <w:rPr>
            <w:b/>
            <w:bCs/>
          </w:rPr>
          <w:t xml:space="preserve">Full commit hash:</w:t>
        </w:r>
      </w:ins>
      <w:ins w:id="81" w:author="PR Preview" w:date="2024-01-01T00:00:00Z">
        <w:r>
          <w:t xml:space="preserve"> </w:t>
        </w:r>
      </w:ins>
      <w:ins w:id="81" w:author="PR Preview" w:date="2024-01-01T00:00:00Z">
        <w:r>
          <w:t xml:space="preserve">357749b3b404287a9e71a5e19f027fa36c09dbe2</w:t>
        </w:r>
      </w:ins>
    </w:p>
    <w:p>
      <w:pPr>
        <w:pStyle w:val="Compact"/>
        <w:numPr>
          <w:ilvl w:val="0"/>
          <w:numId w:val="1004"/>
        </w:numPr>
      </w:pPr>
      <w:ins w:id="82" w:author="PR Preview" w:date="2024-01-01T00:00:00Z">
        <w:r>
          <w:rPr>
            <w:b/>
            <w:bCs/>
          </w:rPr>
          <w:t xml:space="preserve">Commit date:</w:t>
        </w:r>
      </w:ins>
      <w:ins w:id="82" w:author="PR Preview" w:date="2024-01-01T00:00:00Z">
        <w:r>
          <w:t xml:space="preserve"> </w:t>
        </w:r>
      </w:ins>
      <w:ins w:id="82" w:author="PR Preview" w:date="2024-01-01T00:00:00Z">
        <w:r>
          <w:t xml:space="preserve">2026-06-20 09:26:13 +0000</w:t>
        </w:r>
      </w:ins>
    </w:p>
    <w:p>
      <w:pPr>
        <w:pStyle w:val="FirstParagraph"/>
      </w:pPr>
      <w:r>
        <w:t xml:space="preserve">When transferring edits from this document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image" Target="media/rId40.png"/><Relationship Id="rId31" Type="http://schemas.openxmlformats.org/officeDocument/2006/relationships/image" Target="media/rId31.png"/><Relationship Id="rId34" Type="http://schemas.openxmlformats.org/officeDocument/2006/relationships/image" Target="media/rId34.png"/><Relationship Id="rId37" Type="http://schemas.openxmlformats.org/officeDocument/2006/relationships/image" Target="media/rId37.png"/><Relationship Id="rId22" Type="http://schemas.openxmlformats.org/officeDocument/2006/relationships/hyperlink" Target="https://github.com/d-morrison/macros" TargetMode="Externa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https://github.com/d-morrison/macros" TargetMode="External"/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2026-06-20T09:28:52Z</dcterms:created>
  <dcterms:modified xsi:type="dcterms:W3CDTF">2026-06-20T09:28:52Z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2026-06-20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engines">
    <vt:lpwstr/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template-partials">
    <vt:lpwstr/>
  </property>
  <property fmtid="{D5CDD505-2E9C-101B-9397-08002B2CF9AE}" pid="17" name="toc-title">
    <vt:lpwstr>Table of contents</vt:lpwstr>
  </property>
</Properties>
</file>