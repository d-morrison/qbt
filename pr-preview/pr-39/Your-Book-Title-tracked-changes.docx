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ins w:id="2" w:author="PR Preview" w:date="2024-01-01T00:00:00Z">
        <w:r>
          <w:t xml:space="preserve">Last updated: 2026-05-19</w:t>
        </w:r>
      </w:ins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ins w:id="79" w:author="PR Preview" w:date="2024-01-01T00:00:00Z">
        <w:r>
          <w:rPr>
            <w:b/>
            <w:bCs/>
          </w:rPr>
          <w:t xml:space="preserve">Branch:</w:t>
        </w:r>
      </w:ins>
      <w:ins w:id="79" w:author="PR Preview" w:date="2024-01-01T00:00:00Z">
        <w:r>
          <w:t xml:space="preserve"> </w:t>
        </w:r>
      </w:ins>
      <w:ins w:id="79" w:author="PR Preview" w:date="2024-01-01T00:00:00Z">
        <w:r>
          <w:t xml:space="preserve">add-claude-github-actions-1779153662330</w:t>
        </w:r>
      </w:ins>
    </w:p>
    <w:p>
      <w:pPr>
        <w:pStyle w:val="Compact"/>
        <w:numPr>
          <w:ilvl w:val="0"/>
          <w:numId w:val="1004"/>
        </w:numPr>
      </w:pPr>
      <w:ins w:id="80" w:author="PR Preview" w:date="2024-01-01T00:00:00Z">
        <w:r>
          <w:rPr>
            <w:b/>
            <w:bCs/>
          </w:rPr>
          <w:t xml:space="preserve">Commit:</w:t>
        </w:r>
      </w:ins>
      <w:ins w:id="80" w:author="PR Preview" w:date="2024-01-01T00:00:00Z">
        <w:r>
          <w:t xml:space="preserve"> </w:t>
        </w:r>
      </w:ins>
      <w:ins w:id="80" w:author="PR Preview" w:date="2024-01-01T00:00:00Z">
        <w:r>
          <w:t xml:space="preserve">05080f8</w:t>
        </w:r>
      </w:ins>
    </w:p>
    <w:p>
      <w:pPr>
        <w:pStyle w:val="Compact"/>
        <w:numPr>
          <w:ilvl w:val="0"/>
          <w:numId w:val="1004"/>
        </w:numPr>
      </w:pPr>
      <w:ins w:id="81" w:author="PR Preview" w:date="2024-01-01T00:00:00Z">
        <w:r>
          <w:rPr>
            <w:b/>
            <w:bCs/>
          </w:rPr>
          <w:t xml:space="preserve">Full commit hash:</w:t>
        </w:r>
      </w:ins>
      <w:ins w:id="81" w:author="PR Preview" w:date="2024-01-01T00:00:00Z">
        <w:r>
          <w:t xml:space="preserve"> </w:t>
        </w:r>
      </w:ins>
      <w:ins w:id="81" w:author="PR Preview" w:date="2024-01-01T00:00:00Z">
        <w:r>
          <w:t xml:space="preserve">05080f8d18759d5471a5ec86423dd111788abaed</w:t>
        </w:r>
      </w:ins>
    </w:p>
    <w:p>
      <w:pPr>
        <w:pStyle w:val="Compact"/>
        <w:numPr>
          <w:ilvl w:val="0"/>
          <w:numId w:val="1004"/>
        </w:numPr>
      </w:pPr>
      <w:ins w:id="82" w:author="PR Preview" w:date="2024-01-01T00:00:00Z">
        <w:r>
          <w:rPr>
            <w:b/>
            <w:bCs/>
          </w:rPr>
          <w:t xml:space="preserve">Commit date:</w:t>
        </w:r>
      </w:ins>
      <w:ins w:id="82" w:author="PR Preview" w:date="2024-01-01T00:00:00Z">
        <w:r>
          <w:t xml:space="preserve"> </w:t>
        </w:r>
      </w:ins>
      <w:ins w:id="82" w:author="PR Preview" w:date="2024-01-01T00:00:00Z">
        <w:r>
          <w:t xml:space="preserve">2026-05-18 18:21:14 -0700</w:t>
        </w:r>
      </w:ins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image" Target="media/rId40.png"/><Relationship Id="rId31" Type="http://schemas.openxmlformats.org/officeDocument/2006/relationships/image" Target="media/rId31.png"/><Relationship Id="rId34" Type="http://schemas.openxmlformats.org/officeDocument/2006/relationships/image" Target="media/rId34.png"/><Relationship Id="rId37" Type="http://schemas.openxmlformats.org/officeDocument/2006/relationships/image" Target="media/rId37.png"/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2026-05-19T01:23:38Z</dcterms:created>
  <dcterms:modified xsi:type="dcterms:W3CDTF">2026-05-19T01:23:38Z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2026-05-19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engines">
    <vt:lpwstr/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template-partials">
    <vt:lpwstr/>
  </property>
  <property fmtid="{D5CDD505-2E9C-101B-9397-08002B2CF9AE}" pid="17" name="toc-title">
    <vt:lpwstr>Table of contents</vt:lpwstr>
  </property>
</Properties>
</file>