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2026-06-27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PR Preview" w:date="2024-01-01T00:00:00Z">
        <w:r>
          <w:rPr>
            <w:b/>
            <w:bCs/>
          </w:rPr>
          <w:t xml:space="preserve">Branch: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chore/migrate-ci-to-gha-49</w:t>
        </w:r>
      </w:ins>
    </w:p>
    <w:p>
      <w:pPr>
        <w:pStyle w:val="Compact"/>
        <w:numPr>
          <w:ilvl w:val="0"/>
          <w:numId w:val="1004"/>
        </w:numPr>
      </w:pPr>
      <w:ins w:id="80" w:author="PR Preview" w:date="2024-01-01T00:00:00Z">
        <w:r>
          <w:rPr>
            <w:b/>
            <w:bCs/>
          </w:rPr>
          <w:t xml:space="preserve">Commit: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b6de256</w:t>
        </w:r>
      </w:ins>
    </w:p>
    <w:p>
      <w:pPr>
        <w:pStyle w:val="Compact"/>
        <w:numPr>
          <w:ilvl w:val="0"/>
          <w:numId w:val="1004"/>
        </w:numPr>
      </w:pPr>
      <w:ins w:id="81" w:author="PR Preview" w:date="2024-01-01T00:00:00Z">
        <w:r>
          <w:rPr>
            <w:b/>
            <w:bCs/>
          </w:rPr>
          <w:t xml:space="preserve">Full commit hash: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b6de2563cace3c80d864b462deeaeca29e071364</w:t>
        </w:r>
      </w:ins>
    </w:p>
    <w:p>
      <w:pPr>
        <w:pStyle w:val="Compact"/>
        <w:numPr>
          <w:ilvl w:val="0"/>
          <w:numId w:val="1004"/>
        </w:numPr>
      </w:pPr>
      <w:ins w:id="82" w:author="PR Preview" w:date="2024-01-01T00:00:00Z">
        <w:r>
          <w:rPr>
            <w:b/>
            <w:bCs/>
          </w:rPr>
          <w:t xml:space="preserve">Commit date: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2026-06-27 00:05:53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2026-06-27T00:08:35Z</dcterms:created>
  <dcterms:modified xsi:type="dcterms:W3CDTF">2026-06-27T00:08:35Z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2026-06-27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