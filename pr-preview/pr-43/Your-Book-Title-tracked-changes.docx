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2026-07-21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PR Preview" w:date="2024-01-01T00:00:00Z">
        <w:r>
          <w:rPr>
            <w:b/>
            <w:bCs/>
          </w:rPr>
          <w:t xml:space="preserve">Branch: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claude/intelligent-clarke-9nnpc4</w:t>
        </w:r>
      </w:ins>
    </w:p>
    <w:p>
      <w:pPr>
        <w:pStyle w:val="Compact"/>
        <w:numPr>
          <w:ilvl w:val="0"/>
          <w:numId w:val="1004"/>
        </w:numPr>
      </w:pPr>
      <w:ins w:id="80" w:author="PR Preview" w:date="2024-01-01T00:00:00Z">
        <w:r>
          <w:rPr>
            <w:b/>
            <w:bCs/>
          </w:rPr>
          <w:t xml:space="preserve">Commit: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608953d</w:t>
        </w:r>
      </w:ins>
    </w:p>
    <w:p>
      <w:pPr>
        <w:pStyle w:val="Compact"/>
        <w:numPr>
          <w:ilvl w:val="0"/>
          <w:numId w:val="1004"/>
        </w:numPr>
      </w:pPr>
      <w:ins w:id="81" w:author="PR Preview" w:date="2024-01-01T00:00:00Z">
        <w:r>
          <w:rPr>
            <w:b/>
            <w:bCs/>
          </w:rPr>
          <w:t xml:space="preserve">Full commit hash: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608953de89cc3cc4fbcae39d2bb49d03f7dbf46f</w:t>
        </w:r>
      </w:ins>
    </w:p>
    <w:p>
      <w:pPr>
        <w:pStyle w:val="Compact"/>
        <w:numPr>
          <w:ilvl w:val="0"/>
          <w:numId w:val="1004"/>
        </w:numPr>
      </w:pPr>
      <w:ins w:id="82" w:author="PR Preview" w:date="2024-01-01T00:00:00Z">
        <w:r>
          <w:rPr>
            <w:b/>
            <w:bCs/>
          </w:rPr>
          <w:t xml:space="preserve">Commit date: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2026-07-21 18:31:13 +0000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2026-07-21T18:34:12Z</dcterms:created>
  <dcterms:modified xsi:type="dcterms:W3CDTF">2026-07-21T18:34:12Z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2026-07-21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