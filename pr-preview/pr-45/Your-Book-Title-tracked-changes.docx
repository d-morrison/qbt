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ins w:id="2" w:author="PR Preview" w:date="2024-01-01T00:00:00Z">
        <w:r>
          <w:t xml:space="preserve">Last updated: 2026-06-26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PR Preview" w:date="2024-01-01T00:00:00Z">
        <w:r>
          <w:rPr>
            <w:b/>
            <w:bCs/>
          </w:rPr>
          <w:t xml:space="preserve">Branch: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fix/sh-eol-lf-44</w:t>
        </w:r>
      </w:ins>
    </w:p>
    <w:p>
      <w:pPr>
        <w:pStyle w:val="Compact"/>
        <w:numPr>
          <w:ilvl w:val="0"/>
          <w:numId w:val="1004"/>
        </w:numPr>
      </w:pPr>
      <w:ins w:id="80" w:author="PR Preview" w:date="2024-01-01T00:00:00Z">
        <w:r>
          <w:rPr>
            <w:b/>
            <w:bCs/>
          </w:rPr>
          <w:t xml:space="preserve">Commit: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ec00a84</w:t>
        </w:r>
      </w:ins>
    </w:p>
    <w:p>
      <w:pPr>
        <w:pStyle w:val="Compact"/>
        <w:numPr>
          <w:ilvl w:val="0"/>
          <w:numId w:val="1004"/>
        </w:numPr>
      </w:pPr>
      <w:ins w:id="81" w:author="PR Preview" w:date="2024-01-01T00:00:00Z">
        <w:r>
          <w:rPr>
            <w:b/>
            <w:bCs/>
          </w:rPr>
          <w:t xml:space="preserve">Full commit hash:</w:t>
        </w:r>
      </w:ins>
      <w:ins w:id="81" w:author="PR Preview" w:date="2024-01-01T00:00:00Z">
        <w:r>
          <w:t xml:space="preserve"> </w:t>
        </w:r>
      </w:ins>
      <w:ins w:id="81" w:author="PR Preview" w:date="2024-01-01T00:00:00Z">
        <w:r>
          <w:t xml:space="preserve">ec00a84cf402bbdd390fbff683dd4d59e8cbf08c</w:t>
        </w:r>
      </w:ins>
    </w:p>
    <w:p>
      <w:pPr>
        <w:pStyle w:val="Compact"/>
        <w:numPr>
          <w:ilvl w:val="0"/>
          <w:numId w:val="1004"/>
        </w:numPr>
      </w:pPr>
      <w:ins w:id="82" w:author="PR Preview" w:date="2024-01-01T00:00:00Z">
        <w:r>
          <w:rPr>
            <w:b/>
            <w:bCs/>
          </w:rPr>
          <w:t xml:space="preserve">Commit date: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2026-06-26 15:36:16 -0700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2026-06-26T22:39:07Z</dcterms:created>
  <dcterms:modified xsi:type="dcterms:W3CDTF">2026-06-26T22:39:07Z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2026-06-26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emplate-partials">
    <vt:lpwstr/>
  </property>
  <property fmtid="{D5CDD505-2E9C-101B-9397-08002B2CF9AE}" pid="17" name="toc-title">
    <vt:lpwstr>Table of contents</vt:lpwstr>
  </property>
</Properties>
</file>