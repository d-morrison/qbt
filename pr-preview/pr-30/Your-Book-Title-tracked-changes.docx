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2026-05-07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ins w:id="1077" w:author="PR Preview" w:date="2024-01-01T00:00:00Z">
        <w:r>
          <w:t xml:space="preserve">Document Generation Metadata</w:t>
        </w:r>
      </w:ins>
    </w:p>
    <w:p>
      <w:pPr>
        <w:pStyle w:val="FirstParagraph"/>
      </w:pPr>
      <w:ins w:id="1078" w:author="PR Preview" w:date="2024-01-01T00:00:00Z">
        <w:r>
          <w:t xml:space="preserve">This document was generated from the following git commit:</w:t>
        </w:r>
      </w:ins>
    </w:p>
    <w:p>
      <w:pPr>
        <w:pStyle w:val="Compact"/>
        <w:numPr>
          <w:ilvl w:val="0"/>
          <w:numId w:val="1004"/>
        </w:numPr>
      </w:pPr>
      <w:ins w:id="1079" w:author="PR Preview" w:date="2024-01-01T00:00:00Z">
        <w:r>
          <w:rPr>
            <w:b/>
            <w:bCs/>
          </w:rPr>
          <w:t xml:space="preserve">Branch:</w:t>
        </w:r>
      </w:ins>
      <w:ins w:id="1079" w:author="PR Preview" w:date="2024-01-01T00:00:00Z">
        <w:r>
          <w:t xml:space="preserve"> </w:t>
        </w:r>
      </w:ins>
      <w:ins w:id="1079" w:author="PR Preview" w:date="2024-01-01T00:00:00Z">
        <w:r>
          <w:t xml:space="preserve">copilot/add-git-metadata-section</w:t>
        </w:r>
      </w:ins>
    </w:p>
    <w:p>
      <w:pPr>
        <w:pStyle w:val="Compact"/>
        <w:numPr>
          <w:ilvl w:val="0"/>
          <w:numId w:val="1004"/>
        </w:numPr>
      </w:pPr>
      <w:ins w:id="1080" w:author="PR Preview" w:date="2024-01-01T00:00:00Z">
        <w:r>
          <w:rPr>
            <w:b/>
            <w:bCs/>
          </w:rPr>
          <w:t xml:space="preserve">Commit:</w:t>
        </w:r>
      </w:ins>
      <w:ins w:id="1080" w:author="PR Preview" w:date="2024-01-01T00:00:00Z">
        <w:r>
          <w:t xml:space="preserve"> </w:t>
        </w:r>
      </w:ins>
      <w:ins w:id="1080" w:author="PR Preview" w:date="2024-01-01T00:00:00Z">
        <w:r>
          <w:t xml:space="preserve">86f69eb</w:t>
        </w:r>
      </w:ins>
    </w:p>
    <w:p>
      <w:pPr>
        <w:pStyle w:val="Compact"/>
        <w:numPr>
          <w:ilvl w:val="0"/>
          <w:numId w:val="1004"/>
        </w:numPr>
      </w:pPr>
      <w:ins w:id="1081" w:author="PR Preview" w:date="2024-01-01T00:00:00Z">
        <w:r>
          <w:rPr>
            <w:b/>
            <w:bCs/>
          </w:rPr>
          <w:t xml:space="preserve">Full commit hash:</w:t>
        </w:r>
      </w:ins>
      <w:ins w:id="1081" w:author="PR Preview" w:date="2024-01-01T00:00:00Z">
        <w:r>
          <w:t xml:space="preserve"> </w:t>
        </w:r>
      </w:ins>
      <w:ins w:id="1081" w:author="PR Preview" w:date="2024-01-01T00:00:00Z">
        <w:r>
          <w:t xml:space="preserve">86f69eb4de7b29199601e45a7ae83129d63b6691</w:t>
        </w:r>
      </w:ins>
    </w:p>
    <w:p>
      <w:pPr>
        <w:pStyle w:val="Compact"/>
        <w:numPr>
          <w:ilvl w:val="0"/>
          <w:numId w:val="1004"/>
        </w:numPr>
      </w:pPr>
      <w:ins w:id="1082" w:author="PR Preview" w:date="2024-01-01T00:00:00Z">
        <w:r>
          <w:rPr>
            <w:b/>
            <w:bCs/>
          </w:rPr>
          <w:t xml:space="preserve">Commit date:</w:t>
        </w:r>
      </w:ins>
      <w:ins w:id="1082" w:author="PR Preview" w:date="2024-01-01T00:00:00Z">
        <w:r>
          <w:t xml:space="preserve"> </w:t>
        </w:r>
      </w:ins>
      <w:ins w:id="1082" w:author="PR Preview" w:date="2024-01-01T00:00:00Z">
        <w:r>
          <w:t xml:space="preserve">2026-05-07 06:53:34 +0000</w:t>
        </w:r>
      </w:ins>
    </w:p>
    <w:p>
      <w:pPr>
        <w:pStyle w:val="FirstParagraph"/>
      </w:pPr>
      <w:ins w:id="1083" w:author="PR Preview" w:date="2024-01-01T00:00:00Z">
        <w:r>
          <w:t xml:space="preserve">When transferring edits from this document back to the Quarto source files,</w:t>
        </w:r>
      </w:ins>
      <w:ins w:id="1083" w:author="PR Preview" w:date="2024-01-01T00:00:00Z">
        <w:r>
          <w:t xml:space="preserve"> </w:t>
        </w:r>
      </w:ins>
      <w:ins w:id="1083" w:author="PR Preview" w:date="2024-01-01T00:00:00Z">
        <w:r>
          <w:t xml:space="preserve">use this commit information to set up the PR correctly and account for any commits that have been added since this document was generated.</w:t>
        </w:r>
      </w:ins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2026-05-07T07:01:01Z</dcterms:created>
  <dcterms:modified xsi:type="dcterms:W3CDTF">2026-05-07T07:01:01Z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2026-05-07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