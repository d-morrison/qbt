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ins w:id="2" w:author="PR Preview" w:date="2024-01-01T00:00:00Z">
        <w:r>
          <w:t xml:space="preserve">Last updated: 2026-06-26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PR Preview" w:date="2024-01-01T00:00:00Z">
        <w:r>
          <w:rPr>
            <w:b/>
            <w:bCs/>
          </w:rPr>
          <w:t xml:space="preserve">Branch: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chore/gitattributes-lf-46</w:t>
        </w:r>
      </w:ins>
    </w:p>
    <w:p>
      <w:pPr>
        <w:pStyle w:val="Compact"/>
        <w:numPr>
          <w:ilvl w:val="0"/>
          <w:numId w:val="1004"/>
        </w:numPr>
      </w:pPr>
      <w:ins w:id="80" w:author="PR Preview" w:date="2024-01-01T00:00:00Z">
        <w:r>
          <w:rPr>
            <w:b/>
            <w:bCs/>
          </w:rPr>
          <w:t xml:space="preserve">Commit: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3ad3bd7</w:t>
        </w:r>
      </w:ins>
    </w:p>
    <w:p>
      <w:pPr>
        <w:pStyle w:val="Compact"/>
        <w:numPr>
          <w:ilvl w:val="0"/>
          <w:numId w:val="1004"/>
        </w:numPr>
      </w:pPr>
      <w:ins w:id="81" w:author="PR Preview" w:date="2024-01-01T00:00:00Z">
        <w:r>
          <w:rPr>
            <w:b/>
            <w:bCs/>
          </w:rPr>
          <w:t xml:space="preserve">Full commit hash: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3ad3bd79f2c9e330ffb44123ad9985fd9f996dff</w:t>
        </w:r>
      </w:ins>
    </w:p>
    <w:p>
      <w:pPr>
        <w:pStyle w:val="Compact"/>
        <w:numPr>
          <w:ilvl w:val="0"/>
          <w:numId w:val="1004"/>
        </w:numPr>
      </w:pPr>
      <w:ins w:id="82" w:author="PR Preview" w:date="2024-01-01T00:00:00Z">
        <w:r>
          <w:rPr>
            <w:b/>
            <w:bCs/>
          </w:rPr>
          <w:t xml:space="preserve">Commit date: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2026-06-26 15:50:21 -0700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2026-06-26T22:52:55Z</dcterms:created>
  <dcterms:modified xsi:type="dcterms:W3CDTF">2026-06-26T22:52:55Z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2026-06-26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