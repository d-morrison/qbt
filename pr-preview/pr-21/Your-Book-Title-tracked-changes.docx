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7-21T18:24:50Z">
        <w:r>
          <w:rPr>
            <w:b/>
            <w:bCs/>
          </w:rPr>
          <w:t xml:space="preserve">Branch:</w:t>
        </w:r>
      </w:ins>
      <w:ins w:id="79" w:author="d-morrison" w:date="2026-07-21T18:24:50Z">
        <w:r>
          <w:t xml:space="preserve"> </w:t>
        </w:r>
      </w:ins>
      <w:ins w:id="79" w:author="d-morrison" w:date="2026-07-21T18:24:50Z">
        <w:r>
          <w:t xml:space="preserve">copilot/identify-improvement-areas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7-21T18:24:50Z">
        <w:r>
          <w:rPr>
            <w:b/>
            <w:bCs/>
          </w:rPr>
          <w:t xml:space="preserve">Commit:</w:t>
        </w:r>
      </w:ins>
      <w:ins w:id="80" w:author="d-morrison" w:date="2026-07-21T18:24:50Z">
        <w:r>
          <w:t xml:space="preserve"> </w:t>
        </w:r>
      </w:ins>
      <w:ins w:id="80" w:author="d-morrison" w:date="2026-07-21T18:24:50Z">
        <w:r>
          <w:t xml:space="preserve">a9488bf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7-21T18:24:50Z">
        <w:r>
          <w:rPr>
            <w:b/>
            <w:bCs/>
          </w:rPr>
          <w:t xml:space="preserve">Full commit hash:</w:t>
        </w:r>
      </w:ins>
      <w:ins w:id="81" w:author="d-morrison" w:date="2026-07-21T18:24:50Z">
        <w:r>
          <w:t xml:space="preserve"> </w:t>
        </w:r>
      </w:ins>
      <w:ins w:id="81" w:author="d-morrison" w:date="2026-07-21T18:24:50Z">
        <w:r>
          <w:t xml:space="preserve">a9488bf0a6c30f25988bb8ff6e2192e1e4fd4765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7-21T18:24:50Z">
        <w:r>
          <w:rPr>
            <w:b/>
            <w:bCs/>
          </w:rPr>
          <w:t xml:space="preserve">Commit date:</w:t>
        </w:r>
      </w:ins>
      <w:ins w:id="82" w:author="d-morrison" w:date="2026-07-21T18:24:50Z">
        <w:r>
          <w:t xml:space="preserve"> </w:t>
        </w:r>
      </w:ins>
      <w:ins w:id="82" w:author="d-morrison" w:date="2026-07-21T18:24:50Z">
        <w:r>
          <w:t xml:space="preserve">2026-07-21 11:21:10 -0700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2026-07-21T18:24:45Z</dcterms:created>
  <dcterms:modified xsi:type="dcterms:W3CDTF">2026-07-21T18:24:45Z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